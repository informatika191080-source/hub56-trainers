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F327" w14:textId="77777777" w:rsidR="00381443" w:rsidRPr="00055069" w:rsidRDefault="00381443" w:rsidP="00055069">
      <w:pPr>
        <w:widowControl w:val="0"/>
        <w:ind w:left="567"/>
        <w:jc w:val="both"/>
        <w:rPr>
          <w:rFonts w:ascii="Courier New" w:hAnsi="Courier New"/>
          <w:snapToGrid w:val="0"/>
          <w:sz w:val="28"/>
          <w:szCs w:val="28"/>
          <w:lang w:val="uk-UA"/>
        </w:rPr>
      </w:pPr>
    </w:p>
    <w:p w14:paraId="3543C7CE" w14:textId="77777777" w:rsidR="00055069" w:rsidRPr="00055069" w:rsidRDefault="00055069" w:rsidP="00055069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uk-UA" w:eastAsia="uk-UA" w:bidi="sd-Deva-IN"/>
        </w:rPr>
      </w:pPr>
      <w:r w:rsidRPr="00055069">
        <w:rPr>
          <w:b/>
          <w:bCs/>
          <w:sz w:val="28"/>
          <w:szCs w:val="28"/>
          <w:lang w:val="uk-UA" w:eastAsia="uk-UA" w:bidi="sd-Deva-IN"/>
        </w:rPr>
        <w:t>Права і свободи людини: основа гідного життя</w:t>
      </w:r>
    </w:p>
    <w:p w14:paraId="4581A363" w14:textId="77777777" w:rsidR="00055069" w:rsidRPr="00104D08" w:rsidRDefault="00055069" w:rsidP="00055069">
      <w:pPr>
        <w:pStyle w:val="ab"/>
        <w:spacing w:before="0" w:beforeAutospacing="0" w:after="0" w:afterAutospacing="0"/>
        <w:ind w:left="66"/>
        <w:jc w:val="both"/>
        <w:rPr>
          <w:i/>
          <w:iCs/>
          <w:sz w:val="28"/>
          <w:szCs w:val="28"/>
          <w:lang w:val="uk-UA" w:eastAsia="uk-UA" w:bidi="sd-Deva-IN"/>
          <w:rPrChange w:id="0" w:author="Людмила Чернікова" w:date="2025-10-06T23:41:00Z" w16du:dateUtc="2025-10-06T20:41:00Z">
            <w:rPr>
              <w:sz w:val="28"/>
              <w:szCs w:val="28"/>
              <w:lang w:val="uk-UA" w:eastAsia="uk-UA" w:bidi="sd-Deva-IN"/>
            </w:rPr>
          </w:rPrChange>
        </w:rPr>
      </w:pPr>
      <w:r w:rsidRPr="00104D08">
        <w:rPr>
          <w:i/>
          <w:iCs/>
          <w:sz w:val="28"/>
          <w:szCs w:val="28"/>
          <w:lang w:val="uk-UA" w:eastAsia="uk-UA" w:bidi="sd-Deva-IN"/>
          <w:rPrChange w:id="1" w:author="Людмила Чернікова" w:date="2025-10-06T23:41:00Z" w16du:dateUtc="2025-10-06T20:41:00Z">
            <w:rPr>
              <w:sz w:val="28"/>
              <w:szCs w:val="28"/>
              <w:lang w:val="uk-UA" w:eastAsia="uk-UA" w:bidi="sd-Deva-IN"/>
            </w:rPr>
          </w:rPrChange>
        </w:rPr>
        <w:t>Права і свободи людини є фундаментальною основою демократичного суспільства та гарантією гідного життя кожного громадянина. Вони охоплюють особисту, соціальну, економічну та культурну сфери, забезпечуючи всебічний розвиток особистості та її захист.</w:t>
      </w:r>
    </w:p>
    <w:p w14:paraId="75571E60" w14:textId="77777777" w:rsidR="00055069" w:rsidRPr="00055069" w:rsidRDefault="00055069" w:rsidP="00055069">
      <w:pPr>
        <w:pStyle w:val="ab"/>
        <w:spacing w:before="0" w:beforeAutospacing="0" w:after="0" w:afterAutospacing="0"/>
        <w:ind w:left="66"/>
        <w:jc w:val="both"/>
        <w:rPr>
          <w:sz w:val="28"/>
          <w:szCs w:val="28"/>
          <w:lang w:val="uk-UA"/>
        </w:rPr>
      </w:pPr>
    </w:p>
    <w:p w14:paraId="5524CAF3" w14:textId="17D445AC" w:rsidR="0040039A" w:rsidRPr="00104D08" w:rsidRDefault="0040039A" w:rsidP="00055069">
      <w:pPr>
        <w:pStyle w:val="ab"/>
        <w:numPr>
          <w:ilvl w:val="0"/>
          <w:numId w:val="20"/>
        </w:numPr>
        <w:spacing w:before="0" w:beforeAutospacing="0" w:after="0" w:afterAutospacing="0"/>
        <w:ind w:left="426"/>
        <w:jc w:val="both"/>
        <w:rPr>
          <w:b/>
          <w:bCs/>
          <w:i/>
          <w:iCs/>
          <w:sz w:val="28"/>
          <w:szCs w:val="28"/>
          <w:lang w:val="uk-UA"/>
          <w:rPrChange w:id="2" w:author="Людмила Чернікова" w:date="2025-10-06T23:43:00Z" w16du:dateUtc="2025-10-06T20:43:00Z">
            <w:rPr>
              <w:i/>
              <w:iCs/>
              <w:sz w:val="28"/>
              <w:szCs w:val="28"/>
              <w:lang w:val="uk-UA"/>
            </w:rPr>
          </w:rPrChange>
        </w:rPr>
      </w:pPr>
      <w:r w:rsidRPr="00104D08">
        <w:rPr>
          <w:b/>
          <w:bCs/>
          <w:i/>
          <w:iCs/>
          <w:sz w:val="28"/>
          <w:szCs w:val="28"/>
          <w:lang w:val="uk-UA"/>
          <w:rPrChange w:id="3" w:author="Людмила Чернікова" w:date="2025-10-06T23:43:00Z" w16du:dateUtc="2025-10-06T20:43:00Z">
            <w:rPr>
              <w:i/>
              <w:iCs/>
              <w:sz w:val="28"/>
              <w:szCs w:val="28"/>
              <w:lang w:val="uk-UA"/>
            </w:rPr>
          </w:rPrChange>
        </w:rPr>
        <w:t>Особисті права і свободи людини (громадянські, природні) безпосередньо пов'язані з сутністю людини, як фізичної особи:</w:t>
      </w:r>
    </w:p>
    <w:p w14:paraId="051969C8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вільний розвиток своєї особистості;</w:t>
      </w:r>
    </w:p>
    <w:p w14:paraId="3AFBC080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невід'ємне право на життя;</w:t>
      </w:r>
    </w:p>
    <w:p w14:paraId="6714B3BB" w14:textId="2B81C3B3" w:rsidR="0040039A" w:rsidRPr="00055069" w:rsidDel="00104D08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del w:id="4" w:author="Людмила Чернікова" w:date="2025-10-06T23:42:00Z" w16du:dateUtc="2025-10-06T20:42:00Z"/>
          <w:sz w:val="28"/>
          <w:szCs w:val="28"/>
          <w:lang w:val="uk-UA"/>
        </w:rPr>
      </w:pPr>
      <w:del w:id="5" w:author="Людмила Чернікова" w:date="2025-10-06T23:42:00Z" w16du:dateUtc="2025-10-06T20:42:00Z">
        <w:r w:rsidRPr="00055069" w:rsidDel="00104D08">
          <w:rPr>
            <w:sz w:val="28"/>
            <w:szCs w:val="28"/>
            <w:lang w:val="uk-UA"/>
          </w:rPr>
          <w:delText>право на повагу до гідності;</w:delText>
        </w:r>
      </w:del>
    </w:p>
    <w:p w14:paraId="204006D8" w14:textId="4EDD5E8C" w:rsidR="0040039A" w:rsidRPr="00055069" w:rsidDel="00104D08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del w:id="6" w:author="Людмила Чернікова" w:date="2025-10-06T23:42:00Z" w16du:dateUtc="2025-10-06T20:42:00Z"/>
          <w:sz w:val="28"/>
          <w:szCs w:val="28"/>
          <w:lang w:val="uk-UA"/>
        </w:rPr>
      </w:pPr>
      <w:del w:id="7" w:author="Людмила Чернікова" w:date="2025-10-06T23:42:00Z" w16du:dateUtc="2025-10-06T20:42:00Z">
        <w:r w:rsidRPr="00055069" w:rsidDel="00104D08">
          <w:rPr>
            <w:sz w:val="28"/>
            <w:szCs w:val="28"/>
            <w:lang w:val="uk-UA"/>
          </w:rPr>
          <w:delText>право на свободу та особисту недоторканість;</w:delText>
        </w:r>
      </w:del>
    </w:p>
    <w:p w14:paraId="53535440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недоторканість житла;</w:t>
      </w:r>
    </w:p>
    <w:p w14:paraId="3ED3F58A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таємницю листування, телефонних розмов, телеграфної та іншої кореспонденції;</w:t>
      </w:r>
    </w:p>
    <w:p w14:paraId="647F8440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невтручання в особисте та сімейне життя;</w:t>
      </w:r>
    </w:p>
    <w:p w14:paraId="0B017248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свободу пересування і вільний вибір місця проживання;</w:t>
      </w:r>
    </w:p>
    <w:p w14:paraId="5189DE44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свободу думки і слова, вільне вираження своїх поглядів і переконань;</w:t>
      </w:r>
    </w:p>
    <w:p w14:paraId="3120B3B1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свободу світогляду і віросповідання.</w:t>
      </w:r>
    </w:p>
    <w:p w14:paraId="4E9A50BC" w14:textId="77777777" w:rsidR="0040039A" w:rsidRPr="00055069" w:rsidRDefault="0040039A" w:rsidP="00055069">
      <w:pPr>
        <w:pStyle w:val="ab"/>
        <w:spacing w:before="0" w:beforeAutospacing="0" w:after="0" w:afterAutospacing="0"/>
        <w:ind w:left="567"/>
        <w:jc w:val="both"/>
        <w:rPr>
          <w:sz w:val="28"/>
          <w:szCs w:val="28"/>
          <w:lang w:val="uk-UA"/>
        </w:rPr>
      </w:pPr>
    </w:p>
    <w:p w14:paraId="1118286C" w14:textId="0E6F688E" w:rsidR="0040039A" w:rsidRPr="00104D08" w:rsidRDefault="0040039A" w:rsidP="00055069">
      <w:pPr>
        <w:pStyle w:val="ab"/>
        <w:spacing w:before="0" w:beforeAutospacing="0" w:after="0" w:afterAutospacing="0"/>
        <w:jc w:val="both"/>
        <w:rPr>
          <w:b/>
          <w:bCs/>
          <w:i/>
          <w:iCs/>
          <w:sz w:val="28"/>
          <w:szCs w:val="28"/>
          <w:lang w:val="uk-UA"/>
          <w:rPrChange w:id="8" w:author="Людмила Чернікова" w:date="2025-10-06T23:43:00Z" w16du:dateUtc="2025-10-06T20:43:00Z">
            <w:rPr>
              <w:i/>
              <w:iCs/>
              <w:sz w:val="28"/>
              <w:szCs w:val="28"/>
              <w:lang w:val="uk-UA"/>
            </w:rPr>
          </w:rPrChange>
        </w:rPr>
      </w:pPr>
      <w:r w:rsidRPr="00104D08">
        <w:rPr>
          <w:b/>
          <w:bCs/>
          <w:i/>
          <w:iCs/>
          <w:sz w:val="28"/>
          <w:szCs w:val="28"/>
          <w:lang w:val="uk-UA"/>
          <w:rPrChange w:id="9" w:author="Людмила Чернікова" w:date="2025-10-06T23:43:00Z" w16du:dateUtc="2025-10-06T20:43:00Z">
            <w:rPr>
              <w:i/>
              <w:iCs/>
              <w:sz w:val="28"/>
              <w:szCs w:val="28"/>
              <w:lang w:val="uk-UA"/>
            </w:rPr>
          </w:rPrChange>
        </w:rPr>
        <w:t xml:space="preserve">2. Економічні, культурні, </w:t>
      </w:r>
      <w:del w:id="10" w:author="Людмила Чернікова" w:date="2025-10-06T23:42:00Z" w16du:dateUtc="2025-10-06T20:42:00Z">
        <w:r w:rsidRPr="00104D08" w:rsidDel="00104D08">
          <w:rPr>
            <w:b/>
            <w:bCs/>
            <w:i/>
            <w:iCs/>
            <w:sz w:val="28"/>
            <w:szCs w:val="28"/>
            <w:lang w:val="uk-UA"/>
            <w:rPrChange w:id="11" w:author="Людмила Чернікова" w:date="2025-10-06T23:43:00Z" w16du:dateUtc="2025-10-06T20:43:00Z">
              <w:rPr>
                <w:i/>
                <w:iCs/>
                <w:sz w:val="28"/>
                <w:szCs w:val="28"/>
                <w:lang w:val="uk-UA"/>
              </w:rPr>
            </w:rPrChange>
          </w:rPr>
          <w:delText>соціальні</w:delText>
        </w:r>
      </w:del>
      <w:r w:rsidRPr="00104D08">
        <w:rPr>
          <w:b/>
          <w:bCs/>
          <w:i/>
          <w:iCs/>
          <w:sz w:val="28"/>
          <w:szCs w:val="28"/>
          <w:lang w:val="uk-UA"/>
          <w:rPrChange w:id="12" w:author="Людмила Чернікова" w:date="2025-10-06T23:43:00Z" w16du:dateUtc="2025-10-06T20:43:00Z">
            <w:rPr>
              <w:i/>
              <w:iCs/>
              <w:sz w:val="28"/>
              <w:szCs w:val="28"/>
              <w:lang w:val="uk-UA"/>
            </w:rPr>
          </w:rPrChange>
        </w:rPr>
        <w:t xml:space="preserve">, </w:t>
      </w:r>
      <w:ins w:id="13" w:author="Людмила Чернікова" w:date="2025-10-06T23:42:00Z" w16du:dateUtc="2025-10-06T20:42:00Z">
        <w:r w:rsidR="00104D08" w:rsidRPr="00104D08">
          <w:rPr>
            <w:b/>
            <w:bCs/>
            <w:i/>
            <w:iCs/>
            <w:sz w:val="28"/>
            <w:szCs w:val="28"/>
            <w:lang w:val="uk-UA"/>
            <w:rPrChange w:id="14" w:author="Людмила Чернікова" w:date="2025-10-06T23:43:00Z" w16du:dateUtc="2025-10-06T20:43:00Z">
              <w:rPr>
                <w:i/>
                <w:iCs/>
                <w:sz w:val="28"/>
                <w:szCs w:val="28"/>
                <w:lang w:val="uk-UA"/>
              </w:rPr>
            </w:rPrChange>
          </w:rPr>
          <w:t xml:space="preserve">фантастичні, </w:t>
        </w:r>
      </w:ins>
      <w:r w:rsidRPr="00104D08">
        <w:rPr>
          <w:b/>
          <w:bCs/>
          <w:i/>
          <w:iCs/>
          <w:sz w:val="28"/>
          <w:szCs w:val="28"/>
          <w:lang w:val="uk-UA"/>
          <w:rPrChange w:id="15" w:author="Людмила Чернікова" w:date="2025-10-06T23:43:00Z" w16du:dateUtc="2025-10-06T20:43:00Z">
            <w:rPr>
              <w:i/>
              <w:iCs/>
              <w:sz w:val="28"/>
              <w:szCs w:val="28"/>
              <w:lang w:val="uk-UA"/>
            </w:rPr>
          </w:rPrChange>
        </w:rPr>
        <w:t>екологічні та сімейні права людини:</w:t>
      </w:r>
    </w:p>
    <w:p w14:paraId="66D36ED4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кожного володіти, користуватися і розпоряджатися своєю власністю, результатом своєї інтелектуальної, творчої діяльності;</w:t>
      </w:r>
    </w:p>
    <w:p w14:paraId="584FB2AD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кожного на підприємницьку діяльність;</w:t>
      </w:r>
    </w:p>
    <w:p w14:paraId="048673C3" w14:textId="77777777" w:rsidR="0040039A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ins w:id="16" w:author="Людмила Чернікова" w:date="2025-10-06T23:42:00Z" w16du:dateUtc="2025-10-06T20:42:00Z"/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працю;</w:t>
      </w:r>
    </w:p>
    <w:p w14:paraId="6454419B" w14:textId="5EE5178A" w:rsidR="00104D08" w:rsidRDefault="00104D08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ins w:id="17" w:author="Людмила Чернікова" w:date="2025-10-06T23:43:00Z" w16du:dateUtc="2025-10-06T20:43:00Z"/>
          <w:sz w:val="28"/>
          <w:szCs w:val="28"/>
          <w:lang w:val="uk-UA"/>
        </w:rPr>
      </w:pPr>
      <w:ins w:id="18" w:author="Людмила Чернікова" w:date="2025-10-06T23:42:00Z" w16du:dateUtc="2025-10-06T20:42:00Z">
        <w:r>
          <w:rPr>
            <w:sz w:val="28"/>
            <w:szCs w:val="28"/>
            <w:lang w:val="uk-UA"/>
          </w:rPr>
          <w:t xml:space="preserve">право на </w:t>
        </w:r>
      </w:ins>
      <w:ins w:id="19" w:author="Людмила Чернікова" w:date="2025-10-06T23:43:00Z" w16du:dateUtc="2025-10-06T20:43:00Z">
        <w:r>
          <w:rPr>
            <w:sz w:val="28"/>
            <w:szCs w:val="28"/>
            <w:lang w:val="uk-UA"/>
          </w:rPr>
          <w:t>моральну підтримку;</w:t>
        </w:r>
      </w:ins>
    </w:p>
    <w:p w14:paraId="32330FFF" w14:textId="7F9199A3" w:rsidR="00104D08" w:rsidRPr="00055069" w:rsidRDefault="00104D08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ins w:id="20" w:author="Людмила Чернікова" w:date="2025-10-06T23:43:00Z" w16du:dateUtc="2025-10-06T20:43:00Z">
        <w:r>
          <w:rPr>
            <w:sz w:val="28"/>
            <w:szCs w:val="28"/>
            <w:lang w:val="uk-UA"/>
          </w:rPr>
          <w:t>право на мирне життя;</w:t>
        </w:r>
      </w:ins>
    </w:p>
    <w:p w14:paraId="3513BC4F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працюючих на страйк для захисту своїх економічних та соціальних інтересів;</w:t>
      </w:r>
    </w:p>
    <w:p w14:paraId="512BEC94" w14:textId="77777777" w:rsidR="0040039A" w:rsidRPr="00104D08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b/>
          <w:bCs/>
          <w:sz w:val="28"/>
          <w:szCs w:val="28"/>
          <w:lang w:val="uk-UA"/>
          <w:rPrChange w:id="21" w:author="Людмила Чернікова" w:date="2025-10-06T23:44:00Z" w16du:dateUtc="2025-10-06T20:44:00Z">
            <w:rPr>
              <w:sz w:val="28"/>
              <w:szCs w:val="28"/>
              <w:lang w:val="uk-UA"/>
            </w:rPr>
          </w:rPrChange>
        </w:rPr>
      </w:pPr>
      <w:r w:rsidRPr="00104D08">
        <w:rPr>
          <w:b/>
          <w:bCs/>
          <w:sz w:val="28"/>
          <w:szCs w:val="28"/>
          <w:lang w:val="uk-UA"/>
          <w:rPrChange w:id="22" w:author="Людмила Чернікова" w:date="2025-10-06T23:44:00Z" w16du:dateUtc="2025-10-06T20:44:00Z">
            <w:rPr>
              <w:sz w:val="28"/>
              <w:szCs w:val="28"/>
              <w:lang w:val="uk-UA"/>
            </w:rPr>
          </w:rPrChange>
        </w:rPr>
        <w:t>право працюючих на відпочинок;</w:t>
      </w:r>
    </w:p>
    <w:p w14:paraId="1D1FC75B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громадян на соціальний захист;</w:t>
      </w:r>
    </w:p>
    <w:p w14:paraId="672F9C83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кожного на житло;</w:t>
      </w:r>
    </w:p>
    <w:p w14:paraId="28943F1C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кожного на достатній життєвий рівень для себе і своєї сім'ї;</w:t>
      </w:r>
    </w:p>
    <w:p w14:paraId="5A45CFC4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охорону здоров'я, медичну допомогу та медичне страхування;</w:t>
      </w:r>
    </w:p>
    <w:p w14:paraId="43406DB1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безпечне для життя і здоров'я довкілля, на відшкодування завданої порушенням цього права шкоди;</w:t>
      </w:r>
    </w:p>
    <w:p w14:paraId="19BCF0D3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пов'язане з забезпеченням вільної згоди на шлюб, охороною материнства і батьківства, дитини і сім'ї;</w:t>
      </w:r>
    </w:p>
    <w:p w14:paraId="006F9A1C" w14:textId="77777777" w:rsidR="0040039A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кожного на освіту;</w:t>
      </w:r>
    </w:p>
    <w:p w14:paraId="101DD4EF" w14:textId="63EC029D" w:rsidR="005275F6" w:rsidRPr="00055069" w:rsidRDefault="0040039A" w:rsidP="00055069">
      <w:pPr>
        <w:pStyle w:val="ab"/>
        <w:numPr>
          <w:ilvl w:val="0"/>
          <w:numId w:val="21"/>
        </w:numPr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  <w:r w:rsidRPr="00055069">
        <w:rPr>
          <w:sz w:val="28"/>
          <w:szCs w:val="28"/>
          <w:lang w:val="uk-UA"/>
        </w:rPr>
        <w:t>право на свободу літературної, художньої, іншої творчої діяльності та її результати.</w:t>
      </w:r>
    </w:p>
    <w:p w14:paraId="77615366" w14:textId="77777777" w:rsidR="00055069" w:rsidRPr="00055069" w:rsidRDefault="00055069" w:rsidP="00055069">
      <w:pPr>
        <w:pStyle w:val="ab"/>
        <w:spacing w:before="0" w:beforeAutospacing="0" w:after="0" w:afterAutospacing="0"/>
        <w:ind w:left="709"/>
        <w:jc w:val="both"/>
        <w:rPr>
          <w:sz w:val="28"/>
          <w:szCs w:val="28"/>
          <w:lang w:val="uk-UA"/>
        </w:rPr>
      </w:pPr>
    </w:p>
    <w:p w14:paraId="637E94E3" w14:textId="77777777" w:rsidR="00FB5C9D" w:rsidRPr="00055069" w:rsidRDefault="00FB5C9D" w:rsidP="00055069">
      <w:pPr>
        <w:widowControl w:val="0"/>
        <w:ind w:left="567"/>
        <w:jc w:val="both"/>
        <w:rPr>
          <w:rFonts w:ascii="Bookman Old Style" w:hAnsi="Bookman Old Style"/>
          <w:b/>
          <w:snapToGrid w:val="0"/>
          <w:color w:val="FF0000"/>
          <w:sz w:val="28"/>
          <w:szCs w:val="28"/>
          <w:lang w:val="uk-UA"/>
        </w:rPr>
      </w:pPr>
    </w:p>
    <w:sectPr w:rsidR="00FB5C9D" w:rsidRPr="00055069" w:rsidSect="00A97F64">
      <w:pgSz w:w="11906" w:h="16838"/>
      <w:pgMar w:top="426" w:right="991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916"/>
    <w:multiLevelType w:val="hybridMultilevel"/>
    <w:tmpl w:val="4AB43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A452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BC50FD7"/>
    <w:multiLevelType w:val="hybridMultilevel"/>
    <w:tmpl w:val="A316FB74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46F58"/>
    <w:multiLevelType w:val="hybridMultilevel"/>
    <w:tmpl w:val="A6883CE4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A31F58"/>
    <w:multiLevelType w:val="hybridMultilevel"/>
    <w:tmpl w:val="5ED0B95A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AE265C"/>
    <w:multiLevelType w:val="hybridMultilevel"/>
    <w:tmpl w:val="9E5EF900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22676F"/>
    <w:multiLevelType w:val="hybridMultilevel"/>
    <w:tmpl w:val="D7F8DFDE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6F657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AFD463F"/>
    <w:multiLevelType w:val="hybridMultilevel"/>
    <w:tmpl w:val="E0BC1FCE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9A1012"/>
    <w:multiLevelType w:val="hybridMultilevel"/>
    <w:tmpl w:val="18A4C500"/>
    <w:lvl w:ilvl="0" w:tplc="3C4E086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 w15:restartNumberingAfterBreak="0">
    <w:nsid w:val="41587E53"/>
    <w:multiLevelType w:val="hybridMultilevel"/>
    <w:tmpl w:val="26C233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BB7407"/>
    <w:multiLevelType w:val="hybridMultilevel"/>
    <w:tmpl w:val="7B8630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18A780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3D41AD"/>
    <w:multiLevelType w:val="hybridMultilevel"/>
    <w:tmpl w:val="92E04138"/>
    <w:lvl w:ilvl="0" w:tplc="AD344E26">
      <w:start w:val="1"/>
      <w:numFmt w:val="bullet"/>
      <w:lvlText w:val="-"/>
      <w:lvlJc w:val="left"/>
      <w:pPr>
        <w:ind w:left="171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58377918"/>
    <w:multiLevelType w:val="hybridMultilevel"/>
    <w:tmpl w:val="2E2259AC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B260E4F"/>
    <w:multiLevelType w:val="hybridMultilevel"/>
    <w:tmpl w:val="53763AD0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E76F10"/>
    <w:multiLevelType w:val="hybridMultilevel"/>
    <w:tmpl w:val="EBE67130"/>
    <w:lvl w:ilvl="0" w:tplc="810AF69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33D44"/>
    <w:multiLevelType w:val="hybridMultilevel"/>
    <w:tmpl w:val="37C84B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F574AA"/>
    <w:multiLevelType w:val="hybridMultilevel"/>
    <w:tmpl w:val="DAB01CCC"/>
    <w:lvl w:ilvl="0" w:tplc="810AF69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A24861"/>
    <w:multiLevelType w:val="hybridMultilevel"/>
    <w:tmpl w:val="E04A02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F0F5964"/>
    <w:multiLevelType w:val="hybridMultilevel"/>
    <w:tmpl w:val="4AC4D85A"/>
    <w:lvl w:ilvl="0" w:tplc="DC2646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F9D36E8"/>
    <w:multiLevelType w:val="hybridMultilevel"/>
    <w:tmpl w:val="5EDE05A2"/>
    <w:lvl w:ilvl="0" w:tplc="C72A37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5552A76E"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99067013">
    <w:abstractNumId w:val="1"/>
  </w:num>
  <w:num w:numId="2" w16cid:durableId="146282731">
    <w:abstractNumId w:val="7"/>
  </w:num>
  <w:num w:numId="3" w16cid:durableId="1091927222">
    <w:abstractNumId w:val="16"/>
  </w:num>
  <w:num w:numId="4" w16cid:durableId="890504953">
    <w:abstractNumId w:val="13"/>
  </w:num>
  <w:num w:numId="5" w16cid:durableId="1583445517">
    <w:abstractNumId w:val="14"/>
  </w:num>
  <w:num w:numId="6" w16cid:durableId="1820681706">
    <w:abstractNumId w:val="4"/>
  </w:num>
  <w:num w:numId="7" w16cid:durableId="565458637">
    <w:abstractNumId w:val="15"/>
  </w:num>
  <w:num w:numId="8" w16cid:durableId="756948097">
    <w:abstractNumId w:val="17"/>
  </w:num>
  <w:num w:numId="9" w16cid:durableId="1628660551">
    <w:abstractNumId w:val="3"/>
  </w:num>
  <w:num w:numId="10" w16cid:durableId="2074765561">
    <w:abstractNumId w:val="5"/>
  </w:num>
  <w:num w:numId="11" w16cid:durableId="32118936">
    <w:abstractNumId w:val="2"/>
  </w:num>
  <w:num w:numId="12" w16cid:durableId="1711033234">
    <w:abstractNumId w:val="6"/>
  </w:num>
  <w:num w:numId="13" w16cid:durableId="392196854">
    <w:abstractNumId w:val="19"/>
  </w:num>
  <w:num w:numId="14" w16cid:durableId="394082778">
    <w:abstractNumId w:val="8"/>
  </w:num>
  <w:num w:numId="15" w16cid:durableId="2122264855">
    <w:abstractNumId w:val="18"/>
  </w:num>
  <w:num w:numId="16" w16cid:durableId="2007703317">
    <w:abstractNumId w:val="10"/>
  </w:num>
  <w:num w:numId="17" w16cid:durableId="1721246686">
    <w:abstractNumId w:val="11"/>
  </w:num>
  <w:num w:numId="18" w16cid:durableId="1269658112">
    <w:abstractNumId w:val="9"/>
  </w:num>
  <w:num w:numId="19" w16cid:durableId="1051805221">
    <w:abstractNumId w:val="0"/>
  </w:num>
  <w:num w:numId="20" w16cid:durableId="1334531347">
    <w:abstractNumId w:val="20"/>
  </w:num>
  <w:num w:numId="21" w16cid:durableId="1101531222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Людмила Чернікова">
    <w15:presenceInfo w15:providerId="Windows Live" w15:userId="d1af107115b9fa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5C"/>
    <w:rsid w:val="00055069"/>
    <w:rsid w:val="00086D03"/>
    <w:rsid w:val="00104D08"/>
    <w:rsid w:val="001249B5"/>
    <w:rsid w:val="002B15BB"/>
    <w:rsid w:val="00306E5C"/>
    <w:rsid w:val="00381443"/>
    <w:rsid w:val="003D6C56"/>
    <w:rsid w:val="0040039A"/>
    <w:rsid w:val="0050702B"/>
    <w:rsid w:val="005275F6"/>
    <w:rsid w:val="00645AD4"/>
    <w:rsid w:val="006911C4"/>
    <w:rsid w:val="007C0D31"/>
    <w:rsid w:val="007C289E"/>
    <w:rsid w:val="008828B5"/>
    <w:rsid w:val="00905D8F"/>
    <w:rsid w:val="00A97F64"/>
    <w:rsid w:val="00B14BC4"/>
    <w:rsid w:val="00B53720"/>
    <w:rsid w:val="00FB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25E68E"/>
  <w15:docId w15:val="{1D556D4A-C03F-4120-9AF0-CD10E951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7F64"/>
  </w:style>
  <w:style w:type="paragraph" w:styleId="3">
    <w:name w:val="heading 3"/>
    <w:basedOn w:val="a"/>
    <w:link w:val="30"/>
    <w:uiPriority w:val="9"/>
    <w:qFormat/>
    <w:rsid w:val="00055069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 w:bidi="sd-Deva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A97F64"/>
    <w:pPr>
      <w:widowControl w:val="0"/>
      <w:jc w:val="center"/>
    </w:pPr>
    <w:rPr>
      <w:b/>
      <w:snapToGrid w:val="0"/>
      <w:sz w:val="24"/>
      <w:lang w:val="uk-UA"/>
    </w:rPr>
  </w:style>
  <w:style w:type="paragraph" w:styleId="a4">
    <w:name w:val="Note Heading"/>
    <w:basedOn w:val="a"/>
    <w:next w:val="a"/>
    <w:rsid w:val="00A97F64"/>
  </w:style>
  <w:style w:type="paragraph" w:customStyle="1" w:styleId="a5">
    <w:name w:val="Неразрывный основной текст"/>
    <w:basedOn w:val="a6"/>
    <w:rsid w:val="00A97F64"/>
    <w:pPr>
      <w:keepNext/>
      <w:spacing w:after="220" w:line="220" w:lineRule="atLeast"/>
      <w:ind w:left="1080"/>
    </w:pPr>
  </w:style>
  <w:style w:type="paragraph" w:styleId="a6">
    <w:name w:val="Body Text"/>
    <w:basedOn w:val="a"/>
    <w:rsid w:val="00A97F64"/>
    <w:pPr>
      <w:spacing w:after="120"/>
    </w:pPr>
  </w:style>
  <w:style w:type="paragraph" w:styleId="a7">
    <w:name w:val="Balloon Text"/>
    <w:basedOn w:val="a"/>
    <w:link w:val="a8"/>
    <w:rsid w:val="00905D8F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rsid w:val="00905D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905D8F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40039A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40039A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55069"/>
    <w:rPr>
      <w:b/>
      <w:bCs/>
      <w:sz w:val="27"/>
      <w:szCs w:val="27"/>
      <w:lang w:val="uk-UA" w:eastAsia="uk-UA" w:bidi="sd-Deva-IN"/>
    </w:rPr>
  </w:style>
  <w:style w:type="character" w:styleId="ac">
    <w:name w:val="Strong"/>
    <w:basedOn w:val="a0"/>
    <w:uiPriority w:val="22"/>
    <w:qFormat/>
    <w:rsid w:val="00055069"/>
    <w:rPr>
      <w:b/>
      <w:bCs/>
    </w:rPr>
  </w:style>
  <w:style w:type="paragraph" w:styleId="ad">
    <w:name w:val="Revision"/>
    <w:hidden/>
    <w:uiPriority w:val="99"/>
    <w:semiHidden/>
    <w:rsid w:val="00104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263</Words>
  <Characters>1609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ФОРМАТИРОВАНИЕ ДОКУМЕНТОВ</vt:lpstr>
      <vt:lpstr>ФОРМАТИРОВАНИЕ ДОКУМЕНТОВ</vt:lpstr>
    </vt:vector>
  </TitlesOfParts>
  <Company> 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ФОРМАТИРОВАНИЕ ДОКУМЕНТОВ</dc:title>
  <dc:subject/>
  <dc:creator>Людка</dc:creator>
  <cp:keywords/>
  <cp:lastModifiedBy>Людмила Чернікова</cp:lastModifiedBy>
  <cp:revision>5</cp:revision>
  <dcterms:created xsi:type="dcterms:W3CDTF">2025-10-06T20:40:00Z</dcterms:created>
  <dcterms:modified xsi:type="dcterms:W3CDTF">2025-10-06T20:47:00Z</dcterms:modified>
</cp:coreProperties>
</file>